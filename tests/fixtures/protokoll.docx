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 xml:space="preserve">Protokoll der Teamsitzung vom 12.03.2024</w:t>
      </w:r>
    </w:p>
    <w:p/>
    <w:p>
      <w:r>
        <w:t xml:space="preserve">Anwesend: </w:t>
      </w:r>
      <w:r>
        <w:t xml:space="preserve">Anna M</w:t>
      </w:r>
      <w:r>
        <w:rPr>
          <w:b/>
        </w:rPr>
        <w:t xml:space="preserve">üller</w:t>
      </w:r>
      <w:r>
        <w:t xml:space="preserve"> (Leitung), </w:t>
      </w:r>
      <w:r>
        <w:t xml:space="preserve">Klaus-Diete</w:t>
      </w:r>
      <w:r>
        <w:rPr>
          <w:b/>
        </w:rPr>
        <w:t xml:space="preserve">r Schröder</w:t>
      </w:r>
      <w:r>
        <w:t xml:space="preserve">, Frau </w:t>
      </w:r>
      <w:r>
        <w:t xml:space="preserve">Kirchb</w:t>
      </w:r>
      <w:r>
        <w:rPr>
          <w:b/>
        </w:rPr>
        <w:t xml:space="preserve">ichler</w:t>
      </w:r>
      <w:r>
        <w:t xml:space="preserve">, </w:t>
      </w:r>
      <w:r>
        <w:t xml:space="preserve">Mehmet </w:t>
      </w:r>
      <w:r>
        <w:rPr>
          <w:b/>
        </w:rPr>
        <w:t xml:space="preserve">Yılmaz</w:t>
      </w:r>
      <w:r>
        <w:t xml:space="preserve">, </w:t>
      </w:r>
      <w:r>
        <w:t xml:space="preserve">Ayşe Ö</w:t>
      </w:r>
      <w:r>
        <w:rPr>
          <w:b/>
        </w:rPr>
        <w:t xml:space="preserve">ztürk</w:t>
      </w:r>
      <w:r>
        <w:t xml:space="preserve">, </w:t>
      </w:r>
      <w:r>
        <w:t xml:space="preserve">Mohammed </w:t>
      </w:r>
      <w:r>
        <w:rPr>
          <w:b/>
        </w:rPr>
        <w:t xml:space="preserve">Al-Hassan</w:t>
      </w:r>
      <w:r>
        <w:t xml:space="preserve">, </w:t>
      </w:r>
      <w:r>
        <w:t xml:space="preserve">Fatima </w:t>
      </w:r>
      <w:r>
        <w:rPr>
          <w:b/>
        </w:rPr>
        <w:t xml:space="preserve">Haddad</w:t>
      </w:r>
      <w:r>
        <w:t xml:space="preserve">, </w:t>
      </w:r>
      <w:r>
        <w:t xml:space="preserve">Agnieszka </w:t>
      </w:r>
      <w:r>
        <w:rPr>
          <w:b/>
        </w:rPr>
        <w:t xml:space="preserve">Wiśniewska</w:t>
      </w:r>
      <w:r>
        <w:t xml:space="preserve">, Herr </w:t>
      </w:r>
      <w:r>
        <w:t xml:space="preserve">Kowal</w:t>
      </w:r>
      <w:r>
        <w:rPr>
          <w:b/>
        </w:rPr>
        <w:t xml:space="preserve">czyk</w:t>
      </w:r>
      <w:r>
        <w:t xml:space="preserve">, </w:t>
      </w:r>
      <w:r>
        <w:t xml:space="preserve">Nguyễn V</w:t>
      </w:r>
      <w:r>
        <w:rPr>
          <w:b/>
        </w:rPr>
        <w:t xml:space="preserve">ăn Thành</w:t>
      </w:r>
      <w:r>
        <w:t xml:space="preserve">, </w:t>
      </w:r>
      <w:r>
        <w:t xml:space="preserve">Trần T</w:t>
      </w:r>
      <w:r>
        <w:rPr>
          <w:b/>
        </w:rPr>
        <w:t xml:space="preserve">hị Mai</w:t>
      </w:r>
      <w:r>
        <w:t xml:space="preserve">, </w:t>
      </w:r>
      <w:r>
        <w:t xml:space="preserve">Chukwuemek</w:t>
      </w:r>
      <w:r>
        <w:rPr>
          <w:b/>
        </w:rPr>
        <w:t xml:space="preserve">a Okonkwo</w:t>
      </w:r>
      <w:r>
        <w:t xml:space="preserve">, </w:t>
      </w:r>
      <w:r>
        <w:t xml:space="preserve">Oluwaseun</w:t>
      </w:r>
      <w:r>
        <w:rPr>
          <w:b/>
        </w:rPr>
        <w:t xml:space="preserve"> Adebayo</w:t>
      </w:r>
      <w:r>
        <w:t xml:space="preserve">, </w:t>
      </w:r>
      <w:r>
        <w:t xml:space="preserve">María José G</w:t>
      </w:r>
      <w:r>
        <w:rPr>
          <w:b/>
        </w:rPr>
        <w:t xml:space="preserve">arcía López</w:t>
      </w:r>
      <w:r>
        <w:t xml:space="preserve">, </w:t>
      </w:r>
      <w:r>
        <w:t xml:space="preserve">Dmitri </w:t>
      </w:r>
      <w:r>
        <w:rPr>
          <w:b/>
        </w:rPr>
        <w:t xml:space="preserve">Iwanow</w:t>
      </w:r>
      <w:r>
        <w:t xml:space="preserve">.</w:t>
      </w:r>
    </w:p>
    <w:p>
      <w:r>
        <w:t xml:space="preserve">Entschuldigt: </w:t>
      </w:r>
      <w:r>
        <w:t xml:space="preserve">Ngozi</w:t>
      </w:r>
      <w:r>
        <w:rPr>
          <w:b/>
        </w:rPr>
        <w:t xml:space="preserve"> Eze</w:t>
      </w:r>
      <w:r>
        <w:t xml:space="preserve">, </w:t>
      </w:r>
      <w:r>
        <w:t xml:space="preserve">Alejandro </w:t>
      </w:r>
      <w:r>
        <w:rPr>
          <w:b/>
        </w:rPr>
        <w:t xml:space="preserve">Fernández</w:t>
      </w:r>
      <w:r>
        <w:t xml:space="preserve">, </w:t>
      </w:r>
      <w:r>
        <w:t xml:space="preserve">Swetlana </w:t>
      </w:r>
      <w:r>
        <w:rPr>
          <w:b/>
        </w:rPr>
        <w:t xml:space="preserve">Kusnezowa</w:t>
      </w:r>
      <w:r>
        <w:t xml:space="preserve">.</w:t>
      </w:r>
    </w:p>
    <w:p/>
    <w:p>
      <w:r>
        <w:t xml:space="preserve">TOP 1: Begrüßung</w:t>
      </w:r>
    </w:p>
    <w:p>
      <w:r>
        <w:t xml:space="preserve">Frau </w:t>
      </w:r>
      <w:r>
        <w:t xml:space="preserve">Mül</w:t>
      </w:r>
      <w:r>
        <w:rPr>
          <w:b/>
        </w:rPr>
        <w:t xml:space="preserve">ler</w:t>
      </w:r>
      <w:r>
        <w:t xml:space="preserve"> begrüßte alle Anwesenden. </w:t>
      </w:r>
      <w:r>
        <w:t xml:space="preserve">Müll</w:t>
      </w:r>
      <w:r>
        <w:rPr>
          <w:b/>
        </w:rPr>
        <w:t xml:space="preserve">ers</w:t>
      </w:r>
      <w:r>
        <w:t xml:space="preserve"> Vorschlag zur neuen Ablage wurde angenommen. Herr </w:t>
      </w:r>
      <w:r>
        <w:t xml:space="preserve">Yıl</w:t>
      </w:r>
      <w:r>
        <w:rPr>
          <w:b/>
        </w:rPr>
        <w:t xml:space="preserve">maz</w:t>
      </w:r>
      <w:r>
        <w:t xml:space="preserve"> berichtete über das Projekt im </w:t>
      </w:r>
      <w:r>
        <w:t xml:space="preserve">Winter</w:t>
      </w:r>
      <w:r>
        <w:t xml:space="preserve">; die Ergebnisse liegen </w:t>
      </w:r>
      <w:r>
        <w:t xml:space="preserve">Jolanthe Ki</w:t>
      </w:r>
      <w:r>
        <w:rPr>
          <w:b/>
        </w:rPr>
        <w:t xml:space="preserve">rchbichler</w:t>
      </w:r>
      <w:r>
        <w:t xml:space="preserve"> vor.</w:t>
      </w:r>
    </w:p>
    <w:p/>
    <w:p>
      <w:r>
        <w:t xml:space="preserve">TOP 2: Personal</w:t>
      </w:r>
    </w:p>
    <w:p>
      <w:r>
        <w:t xml:space="preserve">Krzysztof </w:t>
      </w:r>
      <w:r>
        <w:rPr>
          <w:b/>
        </w:rPr>
        <w:t xml:space="preserve">Kowalczyk</w:t>
      </w:r>
      <w:r>
        <w:t xml:space="preserve"> übernimmt ab April die Vertretung von </w:t>
      </w:r>
      <w:r>
        <w:t xml:space="preserve">Wiśniewska,</w:t>
      </w:r>
      <w:r>
        <w:rPr>
          <w:b/>
        </w:rPr>
        <w:t xml:space="preserve"> Agnieszka</w:t>
      </w:r>
      <w:r>
        <w:t xml:space="preserve">. Die Kantine (Leitung: </w:t>
      </w:r>
      <w:r>
        <w:t xml:space="preserve">Rose S</w:t>
      </w:r>
      <w:r>
        <w:rPr>
          <w:b/>
        </w:rPr>
        <w:t xml:space="preserve">chmidt</w:t>
      </w:r>
      <w:r>
        <w:t xml:space="preserve">) bietet ab Mai wieder Suppe an. Auf dem Tisch stand eine </w:t>
      </w:r>
      <w:r>
        <w:t xml:space="preserve">Rose</w:t>
      </w:r>
      <w:r>
        <w:t xml:space="preserve">. Unser </w:t>
      </w:r>
      <w:r>
        <w:t xml:space="preserve">Koch</w:t>
      </w:r>
      <w:r>
        <w:t xml:space="preserve"> hat gekündigt.</w:t>
      </w:r>
    </w:p>
    <w:p>
      <w:r>
        <w:t xml:space="preserve">Frank </w:t>
      </w:r>
      <w:r>
        <w:rPr>
          <w:b/>
        </w:rPr>
        <w:t xml:space="preserve">Winter</w:t>
      </w:r>
      <w:r>
        <w:t xml:space="preserve"> wechselt in die Buchhaltung; Herr </w:t>
      </w:r>
      <w:r>
        <w:t xml:space="preserve">Win</w:t>
      </w:r>
      <w:r>
        <w:rPr>
          <w:b/>
        </w:rPr>
        <w:t xml:space="preserve">ter</w:t>
      </w:r>
      <w:r>
        <w:t xml:space="preserve"> bleibt aber Ansprechpartner. Er arbeitet mit voller </w:t>
      </w:r>
      <w:r>
        <w:t xml:space="preserve">Kraft</w:t>
      </w:r>
      <w:r>
        <w:t xml:space="preserve">.</w:t>
      </w:r>
    </w:p>
    <w:p>
      <w:r>
        <w:t xml:space="preserve">Neu im Team: </w:t>
      </w:r>
      <w:r>
        <w:t xml:space="preserve">Zbigniew Brzęc</w:t>
      </w:r>
      <w:r>
        <w:rPr>
          <w:b/>
        </w:rPr>
        <w:t xml:space="preserve">zyszczykiewicz</w:t>
      </w:r>
      <w:r>
        <w:t xml:space="preserve"> und </w:t>
      </w:r>
      <w:r>
        <w:t xml:space="preserve">Ijeoma </w:t>
      </w:r>
      <w:r>
        <w:rPr>
          <w:b/>
        </w:rPr>
        <w:t xml:space="preserve">Uchendu</w:t>
      </w:r>
      <w:r>
        <w:t xml:space="preserve">. </w:t>
      </w:r>
      <w:r>
        <w:t xml:space="preserve">Xiong </w:t>
      </w:r>
      <w:r>
        <w:rPr>
          <w:b/>
        </w:rPr>
        <w:t xml:space="preserve">Wenjie</w:t>
      </w:r>
      <w:r>
        <w:t xml:space="preserve"> kommt als Praktikant.</w:t>
      </w:r>
    </w:p>
    <w:p/>
    <w:p>
      <w:r>
        <w:t xml:space="preserve">TOP 3: Verschiedenes</w:t>
      </w:r>
    </w:p>
    <w:p>
      <w:r>
        <w:t xml:space="preserve">Frau Dr. </w:t>
      </w:r>
      <w:r>
        <w:t xml:space="preserve">von Bodel</w:t>
      </w:r>
      <w:r>
        <w:rPr>
          <w:b/>
        </w:rPr>
        <w:t xml:space="preserve">schwingh</w:t>
      </w:r>
      <w:r>
        <w:t xml:space="preserve"> bittet um Rückmeldung bis Freitag. Die Unterlagen hat </w:t>
      </w:r>
      <w:r>
        <w:t xml:space="preserve">Okon</w:t>
      </w:r>
      <w:r>
        <w:rPr>
          <w:b/>
        </w:rPr>
        <w:t xml:space="preserve">kwo</w:t>
      </w:r>
      <w:r>
        <w:t xml:space="preserve"> bereits an </w:t>
      </w:r>
      <w:r>
        <w:t xml:space="preserve">Ay</w:t>
      </w:r>
      <w:r>
        <w:rPr>
          <w:b/>
        </w:rPr>
        <w:t xml:space="preserve">şe</w:t>
      </w:r>
      <w:r>
        <w:t xml:space="preserve"> geschickt; </w:t>
      </w:r>
      <w:r>
        <w:t xml:space="preserve">F. Ha</w:t>
      </w:r>
      <w:r>
        <w:rPr>
          <w:b/>
        </w:rPr>
        <w:t xml:space="preserve">ddad</w:t>
      </w:r>
      <w:r>
        <w:t xml:space="preserve"> prüft sie.</w:t>
      </w:r>
    </w:p>
    <w:p>
      <w:r>
        <w:t xml:space="preserve">Die Reise nach </w:t>
      </w:r>
      <w:r>
        <w:t xml:space="preserve">Paris</w:t>
      </w:r>
      <w:r>
        <w:t xml:space="preserve"> wurde verschoben. Die alte </w:t>
      </w:r>
      <w:r>
        <w:t xml:space="preserve">Mark</w:t>
      </w:r>
      <w:r>
        <w:t xml:space="preserve"> ist kein Zahlungsmittel mehr. Die Rechnung (engl. </w:t>
      </w:r>
      <w:r>
        <w:t xml:space="preserve">Bill</w:t>
      </w:r>
      <w:r>
        <w:t xml:space="preserve">) liegt bei.</w:t>
      </w:r>
    </w:p>
    <w:p>
      <w:r>
        <w:t xml:space="preserve">Der Richter</w:t>
      </w:r>
      <w:r>
        <w:t xml:space="preserve"> am Amtsgericht hat den Termin bestätigt. </w:t>
      </w:r>
      <w:r>
        <w:t xml:space="preserve">Der Bauer</w:t>
      </w:r>
      <w:r>
        <w:t xml:space="preserve"> liefert im </w:t>
      </w:r>
      <w:r>
        <w:t xml:space="preserve">Sommer</w:t>
      </w:r>
      <w:r>
        <w:t xml:space="preserve"> Gemüse. Im Garten sitzt ein </w:t>
      </w:r>
      <w:r>
        <w:t xml:space="preserve">Fuchs</w:t>
      </w:r>
      <w:r>
        <w:t xml:space="preserve"> neben einem kleinen </w:t>
      </w:r>
      <w:r>
        <w:t xml:space="preserve">Engel</w:t>
      </w:r>
      <w:r>
        <w:t xml:space="preserve"> aus Stein.</w:t>
      </w:r>
    </w:p>
    <w:p>
      <w:r>
        <w:t xml:space="preserve">AL-HA</w:t>
      </w:r>
      <w:r>
        <w:rPr>
          <w:b/>
        </w:rPr>
        <w:t xml:space="preserve">SSAN</w:t>
      </w:r>
      <w:r>
        <w:t xml:space="preserve"> und </w:t>
      </w:r>
      <w:r>
        <w:t xml:space="preserve">IWA</w:t>
      </w:r>
      <w:r>
        <w:rPr>
          <w:b/>
        </w:rPr>
        <w:t xml:space="preserve">NOW</w:t>
      </w:r>
      <w:r>
        <w:t xml:space="preserve"> müssen noch unterschreiben. Rückfragen an </w:t>
      </w:r>
      <w:r>
        <w:t xml:space="preserve">Henriette von </w:t>
      </w:r>
      <w:r>
        <w:rPr>
          <w:b/>
        </w:rPr>
        <w:t xml:space="preserve">Bodelschwingh</w:t>
      </w:r>
      <w:r>
        <w:t xml:space="preserve">.</w:t>
      </w:r>
    </w:p>
    <w:p>
      <w:r>
        <w:t xml:space="preserve">Kontakt: Telefon </w:t>
      </w:r>
      <w:r>
        <w:t xml:space="preserve">030 12345678</w:t>
      </w:r>
      <w:r>
        <w:t xml:space="preserve">, IBAN </w:t>
      </w:r>
      <w:r>
        <w:t xml:space="preserve">DE89 3704 0044 0532 0130 00</w:t>
      </w:r>
      <w:r>
        <w:t xml:space="preserve">, Adresse </w:t>
      </w:r>
      <w:r>
        <w:t xml:space="preserve">Musterweg 12</w:t>
      </w:r>
      <w:r>
        <w:t xml:space="preserve">, </w:t>
      </w:r>
      <w:r>
        <w:t xml:space="preserve">10115 Berlin</w:t>
      </w:r>
      <w:r>
        <w:t xml:space="preserve">, E-Mail </w:t>
      </w:r>
      <w:r>
        <w:t xml:space="preserve">anna.mueller@beispiel-firma.de</w:t>
      </w:r>
      <w:r>
        <w:t xml:space="preserve">.</w:t>
      </w:r>
    </w:p>
    <w:p/>
    <w:p>
      <w:r>
        <w:t xml:space="preserve">Mit freundlichen Grüßen</w:t>
      </w:r>
    </w:p>
    <w:p>
      <w:r>
        <w:t xml:space="preserve">Anna M</w:t>
      </w:r>
      <w:r>
        <w:rPr>
          <w:b/>
        </w:rPr>
        <w:t xml:space="preserve">üller</w:t>
      </w:r>
    </w:p>
    <w:p>
      <w:r>
        <w:t xml:space="preserve">Vermerk siehe Fußnote.</w:t>
      </w:r>
      <w:r>
        <w:rPr>
          <w:vertAlign w:val="superscript"/>
        </w:rPr>
        <w:footnoteReference w:id="2"/>
      </w:r>
    </w:p>
    <w:p>
      <w:commentRangeStart w:id="0"/>
      <w:r>
        <w:t xml:space="preserve">Diese Zeile hat einen Kommentar.</w:t>
      </w:r>
      <w:commentRangeEnd w:id="0"/>
      <w:r>
        <w:commentReference w:id="0"/>
      </w:r>
    </w:p>
    <w:p>
      <w:r>
        <w:t xml:space="preserve">Protokollführung: </w:t>
      </w:r>
      <w:del w:id="10" w:author="Bernd Bearbeiter" w:date="2024-03-12T10:00:00Z">
        <w:r>
          <w:delText>Fatima Haddad</w:delText>
        </w:r>
      </w:del>
      <w:ins w:id="11" w:author="Bernd Bearbeiter" w:date="2024-03-12T10:00:00Z">
        <w:r>
          <w:t>Oluwaseun Adebayo</w:t>
        </w:r>
      </w:ins>
    </w:p>
    <w:p>
      <w:r>
        <w:pict>
          <v:shape xmlns:v="urn:schemas-microsoft-com:vml" id="tb1" type="#_x0000_t202" style="width:260pt;height:40pt">
            <v:textbox>
              <w:txbxContent>
                <w:p>
                  <w:r>
                    <w:t xml:space="preserve">Ansprechpartnerin im Textfeld: Trần Thị Mai</w:t>
                  </w:r>
                </w:p>
              </w:txbxContent>
            </v:textbox>
          </v:shape>
        </w:pict>
      </w:r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3000"/>
        <w:gridCol w:w="3000"/>
        <w:gridCol w:w="3000"/>
      </w:tblGrid>
      <w:tr>
        <w:tc>
          <w:tcPr>
            <w:tcW w:w="3000" w:type="dxa"/>
          </w:tcPr>
          <w:p>
            <w:r>
              <w:t xml:space="preserve">Name</w:t>
            </w:r>
          </w:p>
        </w:tc>
        <w:tc>
          <w:tcPr>
            <w:tcW w:w="3000" w:type="dxa"/>
          </w:tcPr>
          <w:p>
            <w:r>
              <w:t xml:space="preserve">Rolle</w:t>
            </w:r>
          </w:p>
        </w:tc>
        <w:tc>
          <w:tcPr>
            <w:tcW w:w="3000" w:type="dxa"/>
          </w:tcPr>
          <w:p>
            <w:r>
              <w:t xml:space="preserve">Bemerkung</w:t>
            </w:r>
          </w:p>
        </w:tc>
      </w:tr>
      <w:tr>
        <w:tc>
          <w:tcPr>
            <w:tcW w:w="3000" w:type="dxa"/>
          </w:tcPr>
          <w:p>
            <w:r>
              <w:t xml:space="preserve">Ngozi Eze</w:t>
            </w:r>
          </w:p>
        </w:tc>
        <w:tc>
          <w:tcPr>
            <w:tcW w:w="3000" w:type="dxa"/>
          </w:tcPr>
          <w:p>
            <w:r>
              <w:t xml:space="preserve">Kasse</w:t>
            </w:r>
          </w:p>
        </w:tc>
        <w:tc>
          <w:tcPr>
            <w:tcW w:w="3000" w:type="dxa"/>
          </w:tcPr>
          <w:p>
            <w:r>
              <w:t xml:space="preserve">Vertretung durch Frau Haddad</w:t>
            </w:r>
          </w:p>
        </w:tc>
      </w:tr>
      <w:tr>
        <w:tc>
          <w:tcPr>
            <w:tcW w:w="3000" w:type="dxa"/>
          </w:tcPr>
          <w:p>
            <w:r>
              <w:t xml:space="preserve">Swetlana Kusnezowa</w:t>
            </w:r>
          </w:p>
        </w:tc>
        <w:tc>
          <w:tcPr>
            <w:tcW w:w="3000" w:type="dxa"/>
          </w:tcPr>
          <w:p>
            <w:r>
              <w:t xml:space="preserve">Lager</w:t>
            </w:r>
          </w:p>
        </w:tc>
        <w:tc>
          <w:tcPr>
            <w:tcW w:w="3000" w:type="dxa"/>
          </w:tcPr>
          <w:p>
            <w:r>
              <w:t xml:space="preserve">im Sommer in Elternzeit</w:t>
            </w:r>
          </w:p>
        </w:tc>
      </w:tr>
    </w:tbl>
    <w:p>
      <w:hyperlink r:id="rIdMail">
        <w:r>
          <w:t>E-Mail an das Sekretariat</w:t>
        </w:r>
      </w:hyperlink>
    </w:p>
    <w:sectPr>
      <w:headerReference w:type="default" r:id="rIdH1"/>
      <w:footerReference w:type="default" r:id="rIdF1"/>
      <w:pgSz w:w="11906" w:h="16838"/>
      <w:pgMar w:top="1417" w:right="1417" w:bottom="1134" w:left="1417" w:header="708" w:footer="708" w:gutter="0"/>
    </w:sectPr>
  </w:body>
</w:document>
</file>

<file path=word/comments.xml><?xml version="1.0" encoding="utf-8"?>
<w:comments xmlns:w="http://schemas.openxmlformats.org/wordprocessingml/2006/main">
  <w:comment w:id="0" w:author="Gisela Prüferin" w:date="2024-03-12T09:30:00Z" w:initials="GP">
    <w:p>
      <w:r>
        <w:t xml:space="preserve">Bitte mit Ayşe Öztürk und Herrn Okonkwo klären.</w:t>
      </w:r>
    </w:p>
  </w:comment>
</w:comments>
</file>

<file path=word/footer1.xml><?xml version="1.0" encoding="utf-8"?>
<w:ftr xmlns:w="http://schemas.openxmlformats.org/wordprocessingml/2006/main">
  <w:p>
    <w:r>
      <w:t xml:space="preserve">Verteiler: Mehmet Yılmaz, </w:t>
    </w:r>
    <w:r>
      <w:t xml:space="preserve">Ayşe Öz</w:t>
    </w:r>
    <w:r>
      <w:t>türk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rPr>
          <w:vertAlign w:val="superscript"/>
        </w:rPr>
        <w:footnoteRef/>
      </w:r>
      <w:r>
        <w:t xml:space="preserve"> Siehe Vermerk von Krzysztof Kowalczyk vom 1. März.</w:t>
      </w:r>
    </w:p>
  </w:footnote>
</w:footnotes>
</file>

<file path=word/header1.xml><?xml version="1.0" encoding="utf-8"?>
<w:hdr xmlns:w="http://schemas.openxmlformats.org/wordprocessingml/2006/main">
  <w:p>
    <w:r>
      <w:t xml:space="preserve">Vertraulich – erstellt von Anna Müller</w:t>
    </w:r>
  </w:p>
</w:hdr>
</file>

<file path=word/people.xml><?xml version="1.0" encoding="utf-8"?>
<w15:people xmlns:w15="http://schemas.microsoft.com/office/word/2012/wordml">
  <w15:person w15:author="Gisela Prüferin">
    <w15:presenceInfo w15:providerId="AD" w15:userId="gisela.prueferin@beispiel-firma.de"/>
  </w15:person>
</w15:people>
</file>

<file path=word/settings.xml><?xml version="1.0" encoding="utf-8"?>
<w:settings xmlns:w="http://schemas.openxmlformats.org/wordprocessingml/2006/main" xmlns:r="http://schemas.openxmlformats.org/officeDocument/2006/relationships">
  <w:attachedTemplate r:id="rIdT"/>
  <w:trackRevisions/>
  <w:defaultTabStop w:val="708"/>
</w:settings>
</file>

<file path=word/_rels/document.xml.rels><?xml version="1.0" encoding="UTF-8" standalone="yes"?>
<Relationships xmlns="http://schemas.openxmlformats.org/package/2006/relationships"><Relationship Id="rIdH1" Type="http://schemas.openxmlformats.org/officeDocument/2006/relationships/header" Target="header1.xml"/><Relationship Id="rIdF1" Type="http://schemas.openxmlformats.org/officeDocument/2006/relationships/footer" Target="footer1.xml"/><Relationship Id="rIdFn" Type="http://schemas.openxmlformats.org/officeDocument/2006/relationships/footnotes" Target="footnotes.xml"/><Relationship Id="rIdC" Type="http://schemas.openxmlformats.org/officeDocument/2006/relationships/comments" Target="comments.xml"/><Relationship Id="rIdS" Type="http://schemas.openxmlformats.org/officeDocument/2006/relationships/settings" Target="settings.xml"/><Relationship Id="rIdP" Type="http://schemas.microsoft.com/office/2011/relationships/people" Target="people.xml"/><Relationship Id="rIdMail" Type="http://schemas.openxmlformats.org/officeDocument/2006/relationships/hyperlink" Target="mailto:anna.mueller@beispiel-firma.de" TargetMode="External"/></Relationships>
</file>

<file path=word/_rels/settings.xml.rels><?xml version="1.0" encoding="UTF-8" standalone="yes"?>
<Relationships xmlns="http://schemas.openxmlformats.org/package/2006/relationships"><Relationship Id="rIdT" Type="http://schemas.openxmlformats.org/officeDocument/2006/relationships/attachedTemplate" Target="file:///C:\Users\gpruefer\Vorlagen\Brief.dotx" TargetMode="External"/></Relationships>
</file>

<file path=docProps/app.xml><?xml version="1.0" encoding="utf-8"?>
<Properties xmlns="http://schemas.openxmlformats.org/officeDocument/2006/extended-properties">
  <Application>Microsoft Office Word</Application>
  <Company>Beispiel GmbH</Company>
  <Manager>Hanna Chefin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Protokoll Team Müller</dc:title>
  <dc:subject>Personalsachen</dc:subject>
  <dc:creator>Gisela Prüferin</dc:creator>
  <cp:keywords>Yılmaz, Kowalczyk</cp:keywords>
  <cp:lastModifiedBy>Bernd Bearbeiter</cp:lastModifiedBy>
  <cp:revision>3</cp:revision>
  <dcterms:created xsi:type="dcterms:W3CDTF">2024-03-12T09:00:00Z</dcterms:created>
  <dcterms:modified xsi:type="dcterms:W3CDTF">2024-03-12T10:00:00Z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achbearbeiter">
    <vt:lpwstr>Gisela Prüferin</vt:lpwstr>
  </property>
</Properties>
</file>